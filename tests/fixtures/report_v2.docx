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524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B22222"/>
        </w:rPr>
        <w:t xml:space="preserve">Q2 2026 Marketing Performance Report</w:t>
      </w:r>
    </w:p>
    <w:p>
      <w:r>
        <w:t xml:space="preserve">This report reviews marketing performance for the second quarter of 2026. Overall, the Marketing Team exceeded its lead-generation targets while keeping spend within budget.</w:t>
      </w:r>
    </w:p>
    <w:p>
      <w:r>
        <w:t xml:space="preserve">A revised methodology was applied this quarter to better attribute leads across channels.</w:t>
      </w:r>
    </w:p>
    <w:p>
      <w:pPr>
        <w:pStyle w:val="Heading2"/>
      </w:pPr>
      <w:r>
        <w:t xml:space="preserve">Key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E3C72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shd w:fill="1E3C72" w:val="clear"/>
          </w:tcPr>
          <w:p>
            <w:r>
              <w:rPr>
                <w:b/>
                <w:bCs/>
                <w:color w:val="FFFFFF"/>
              </w:rPr>
              <w:t xml:space="preserve">Q1 2026</w:t>
            </w:r>
          </w:p>
        </w:tc>
        <w:tc>
          <w:tcPr>
            <w:tcW w:type="dxa" w:w="3000"/>
            <w:shd w:fill="1E3C72" w:val="clear"/>
          </w:tcPr>
          <w:p>
            <w:r>
              <w:rPr>
                <w:b/>
                <w:bCs/>
                <w:color w:val="FFFFFF"/>
              </w:rPr>
              <w:t xml:space="preserve">Q2 2026</w:t>
            </w:r>
          </w:p>
        </w:tc>
      </w:tr>
      <w:tr>
        <w:tc>
          <w:tcPr>
            <w:tcW w:type="dxa" w:w="3000"/>
          </w:tcPr>
          <w:p>
            <w:r>
              <w:t xml:space="preserve">Leads Generated</w:t>
            </w:r>
          </w:p>
        </w:tc>
        <w:tc>
          <w:tcPr>
            <w:tcW w:type="dxa" w:w="3000"/>
          </w:tcPr>
          <w:p>
            <w:r>
              <w:t xml:space="preserve">1,240</w:t>
            </w:r>
          </w:p>
        </w:tc>
        <w:tc>
          <w:tcPr>
            <w:tcW w:type="dxa" w:w="3000"/>
          </w:tcPr>
          <w:p>
            <w:r>
              <w:t xml:space="preserve">1,610</w:t>
            </w:r>
          </w:p>
        </w:tc>
      </w:tr>
      <w:tr>
        <w:tc>
          <w:tcPr>
            <w:tcW w:type="dxa" w:w="3000"/>
          </w:tcPr>
          <w:p>
            <w:r>
              <w:t xml:space="preserve">Conversion Rate</w:t>
            </w:r>
          </w:p>
        </w:tc>
        <w:tc>
          <w:tcPr>
            <w:tcW w:type="dxa" w:w="3000"/>
          </w:tcPr>
          <w:p>
            <w:r>
              <w:t xml:space="preserve">3.1%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3.4%</w:t>
            </w:r>
          </w:p>
        </w:tc>
      </w:tr>
      <w:tr>
        <w:tc>
          <w:tcPr>
            <w:tcW w:type="dxa" w:w="3000"/>
          </w:tcPr>
          <w:p>
            <w:r>
              <w:t xml:space="preserve">Ad Spend</w:t>
            </w:r>
          </w:p>
        </w:tc>
        <w:tc>
          <w:tcPr>
            <w:tcW w:type="dxa" w:w="3000"/>
          </w:tcPr>
          <w:p>
            <w:r>
              <w:t xml:space="preserve">$82,000</w:t>
            </w:r>
          </w:p>
        </w:tc>
        <w:tc>
          <w:tcPr>
            <w:tcW w:type="dxa" w:w="3000"/>
          </w:tcPr>
          <w:p>
            <w:r>
              <w:t xml:space="preserve">$79,500</w:t>
            </w:r>
          </w:p>
        </w:tc>
      </w:tr>
      <w:tr>
        <w:tc>
          <w:tcPr>
            <w:tcW w:type="dxa" w:w="3000"/>
          </w:tcPr>
          <w:p>
            <w:r>
              <w:t xml:space="preserve">Email Open Rate</w:t>
            </w:r>
          </w:p>
        </w:tc>
        <w:tc>
          <w:tcPr>
            <w:tcW w:type="dxa" w:w="3000"/>
          </w:tcPr>
          <w:p>
            <w:r>
              <w:t xml:space="preserve">22%</w:t>
            </w:r>
          </w:p>
        </w:tc>
        <w:tc>
          <w:tcPr>
            <w:tcW w:type="dxa" w:w="3000"/>
          </w:tcPr>
          <w:p>
            <w:r>
              <w:t xml:space="preserve">27%</w:t>
            </w:r>
          </w:p>
        </w:tc>
      </w:tr>
    </w:tbl>
    <w:p/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2"/>
        </w:numPr>
      </w:pPr>
      <w:r>
        <w:t xml:space="preserve">Redesigned the landing page, improving load time by 40%.</w:t>
      </w:r>
    </w:p>
    <w:p>
      <w:pPr>
        <w:pStyle w:val="ListParagraph"/>
        <w:numPr>
          <w:ilvl w:val="0"/>
          <w:numId w:val="2"/>
        </w:numPr>
      </w:pPr>
      <w:r>
        <w:t xml:space="preserve">Launched the spring email  campaign, reaching 45,000 subscribers.</w:t>
      </w:r>
    </w:p>
    <w:p>
      <w:pPr>
        <w:pStyle w:val="ListParagraph"/>
        <w:numPr>
          <w:ilvl w:val="0"/>
          <w:numId w:val="2"/>
        </w:numPr>
      </w:pPr>
      <w:r>
        <w:t xml:space="preserve">Expanded paid social presence into three new regions.</w:t>
      </w:r>
    </w:p>
    <w:p>
      <w:pPr>
        <w:pStyle w:val="ListParagraph"/>
        <w:numPr>
          <w:ilvl w:val="1"/>
          <w:numId w:val="2"/>
        </w:numPr>
      </w:pPr>
      <w:r>
        <w:t xml:space="preserve">Southeast Asia pilot</w:t>
      </w:r>
    </w:p>
    <w:p>
      <w:pPr>
        <w:pStyle w:val="ListParagraph"/>
        <w:numPr>
          <w:ilvl w:val="1"/>
          <w:numId w:val="2"/>
        </w:numPr>
      </w:pPr>
      <w:r>
        <w:t xml:space="preserve">Latin America pilot</w:t>
      </w:r>
    </w:p>
    <w:p>
      <w:pPr>
        <w:pStyle w:val="ListParagraph"/>
        <w:numPr>
          <w:ilvl w:val="1"/>
          <w:numId w:val="2"/>
        </w:numPr>
      </w:pPr>
      <w:r>
        <w:t xml:space="preserve">Eastern Europe pilot</w:t>
      </w:r>
    </w:p>
    <w:p>
      <w:pPr>
        <w:pStyle w:val="ListParagraph"/>
        <w:numPr>
          <w:ilvl w:val="0"/>
          <w:numId w:val="2"/>
        </w:numPr>
      </w:pPr>
      <w:ins w:id="101" w:author="J. Alvarez" w:date="2026-07-15T09:30:00Z">
        <w:r>
          <w:t xml:space="preserve">Piloted an AI-assisted copywriting tool for ad variants.</w:t>
        </w:r>
      </w:ins>
    </w:p>
    <w:p>
      <w:pPr>
        <w:pStyle w:val="ListParagraph"/>
        <w:numPr>
          <w:ilvl w:val="0"/>
          <w:numId w:val="2"/>
        </w:numPr>
        <w:rPr>
          <w:del w:id="102" w:author="J. Alvarez" w:date="2026-07-15T09:31:00Z"/>
        </w:rPr>
      </w:pPr>
      <w:del w:id="103" w:author="J. Alvarez" w:date="2026-07-15T09:31:00Z">
        <w:r>
          <w:delText xml:space="preserve">Onboarded a new analytics vendor for attribution tracking.</w:delText>
        </w:r>
      </w:del>
    </w:p>
    <w:p/>
    <w:p>
      <w:pPr>
        <w:pStyle w:val="Heading2"/>
      </w:pPr>
      <w:r>
        <w:t xml:space="preserve">Team Notes</w:t>
      </w:r>
    </w:p>
    <w:p>
      <w:r>
        <w:t xml:space="preserve">The full dashboard is available on our </w:t>
      </w:r>
      <w:hyperlink w:history="1" r:id="rId_ewt6ssscjpjxnbyc5n7d">
        <w:r>
          <w:rPr>
            <w:rStyle w:val="Hyperlink"/>
          </w:rPr>
          <w:t xml:space="preserve">internal analytics portal</w:t>
        </w:r>
      </w:hyperlink>
      <w:r>
        <w:t xml:space="preserve">, updated nightly.</w:t>
      </w:r>
    </w:p>
    <w:p>
      <w:r>
        <w:t xml:space="preserve">The dashboard also now includes a </w:t>
      </w:r>
      <w:hyperlink w:history="1" r:id="rIditli9h65ok9osqq1e9gyk">
        <w:r>
          <w:rPr>
            <w:rStyle w:val="Hyperlink"/>
          </w:rPr>
          <w:t xml:space="preserve">forecasting module</w:t>
        </w:r>
      </w:hyperlink>
      <w:r>
        <w:t xml:space="preserve"> for Q3 planning.</w:t>
      </w:r>
    </w:p>
    <w:p>
      <w:r>
        <w:t xml:space="preserve">Special thanks to the design team for their support this quarter</w:t>
      </w:r>
      <w:r>
        <w:rPr>
          <w:rStyle w:val="FootnoteReference"/>
        </w:rPr>
        <w:footnoteReference w:id="1"/>
      </w:r>
      <w:r>
        <w:t xml:space="preserve">.</w:t>
      </w:r>
    </w:p>
    <w:p>
      <w:r>
        <w:t xml:space="preserve">Their contributions were instrumental in the landing page redesign.</w:t>
      </w:r>
    </w:p>
    <w:p>
      <w:r>
        <w:br w:type="page"/>
      </w:r>
    </w:p>
    <w:p>
      <w:pPr>
        <w:pStyle w:val="Heading2"/>
      </w:pPr>
      <w:r>
        <w:t xml:space="preserve">Looking Ahead</w:t>
      </w:r>
    </w:p>
    <w:p>
      <w:commentRangeStart w:id="0"/>
      <w:r>
        <w:t xml:space="preserve">Q3 priorities include expanding the forecasting dashboard and scaling the AI copywriting pilot.</w:t>
      </w:r>
      <w:commentRangeEnd w:id="0"/>
      <w:r>
        <w:rPr>
          <w:rStyle w:val="CommentReference"/>
        </w:rPr>
        <w:commentReference w:id="0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Claude" w:date="2026-08-03T12:12:30Z" w:initials="C">
    <w:p w14:paraId="58D501F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Can we get a firmer date for the AI copywriting pilot rollout?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D501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70FEA0C4" w16cex:dateUtc="2026-08-03T12:12:3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D501F0" w16cid:durableId="70FEA0C4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Particularly Maria Chen, Devon Ruiz, and the brand team for the new templates.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Acme Corp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_ewt6ssscjpjxnbyc5n7d" Type="http://schemas.openxmlformats.org/officeDocument/2006/relationships/hyperlink" Target="https://analytics.example.com/dashboard/v2" TargetMode="External"/><Relationship Id="rIditli9h65ok9osqq1e9gyk" Type="http://schemas.openxmlformats.org/officeDocument/2006/relationships/hyperlink" Target="https://analytics.example.com/dashboard/v2" TargetMode="External"/><Relationship Id="rId9" Type="http://schemas.openxmlformats.org/officeDocument/2006/relationships/image" Target="media/fd8e257ef9548d69a6301e9e37a0248982eb4084.png"/><Relationship Id="rId12" Type="http://schemas.openxmlformats.org/officeDocument/2006/relationships/fontTable" Target="fontTable.xml"/><Relationship Id="rId13" Type="http://schemas.microsoft.com/office/2011/relationships/commentsExtended" Target="commentsExtended.xml"/><Relationship Id="rId14" Type="http://schemas.microsoft.com/office/2016/09/relationships/commentsIds" Target="commentsIds.xml"/><Relationship Id="rId15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2026-08-03T12:12:09.090Z</dcterms:created>
  <dcterms:modified xsi:type="dcterms:W3CDTF">2026-08-03T12:12:09.090Z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